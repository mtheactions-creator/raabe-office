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541042" w14:textId="0D350355" w:rsidR="0023741B" w:rsidRDefault="0023741B">
      <w:pPr>
        <w:pStyle w:val="Verzeichnis1"/>
        <w:tabs>
          <w:tab w:val="right" w:leader="dot" w:pos="9062"/>
        </w:tabs>
        <w:rPr>
          <w:noProof/>
        </w:rPr>
      </w:pPr>
      <w:r>
        <w:fldChar w:fldCharType="begin"/>
      </w:r>
      <w:r>
        <w:instrText xml:space="preserve"> TOC \o "1-3" </w:instrText>
      </w:r>
      <w:r>
        <w:fldChar w:fldCharType="separate"/>
      </w:r>
      <w:r>
        <w:rPr>
          <w:noProof/>
        </w:rPr>
        <w:t>Arbeitsblatt Photosynthese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_Toc242789096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</w:p>
    <w:p w14:paraId="338E3118" w14:textId="02007FF5" w:rsidR="0023741B" w:rsidRDefault="0023741B" w:rsidP="0023741B">
      <w:pPr>
        <w:pStyle w:val="berschrift1"/>
      </w:pPr>
      <w:r>
        <w:fldChar w:fldCharType="end"/>
      </w:r>
    </w:p>
    <w:p w14:paraId="59171AAB" w14:textId="3534542E" w:rsidR="0023741B" w:rsidRDefault="0023741B" w:rsidP="0023741B">
      <w:pPr>
        <w:pStyle w:val="berschrift1"/>
      </w:pPr>
      <w:bookmarkStart w:id="0" w:name="_Toc242789096"/>
      <w:r>
        <w:t>Arbeitsblatt Photosynthese</w:t>
      </w:r>
      <w:bookmarkEnd w:id="0"/>
    </w:p>
    <w:p w14:paraId="15714E4D" w14:textId="5E7313FD" w:rsidR="0023741B" w:rsidRDefault="0023741B">
      <w:commentRangeStart w:id="1"/>
      <w:r>
        <w:t xml:space="preserve">Lies </w:t>
      </w:r>
      <w:commentRangeEnd w:id="1"/>
      <w:r>
        <w:rPr>
          <w:rStyle w:val="Kommentarzeichen"/>
          <w:sz w:val="22"/>
          <w:szCs w:val="22"/>
        </w:rPr>
        <w:commentReference w:id="1"/>
      </w:r>
      <w:r>
        <w:t xml:space="preserve">den Text und beantworte die </w:t>
      </w:r>
      <w:hyperlink r:id="rId11" w:history="1">
        <w:r w:rsidRPr="0023741B">
          <w:rPr>
            <w:rStyle w:val="Hyperlink"/>
          </w:rPr>
          <w:t>Fragen</w:t>
        </w:r>
      </w:hyperlink>
      <w:r>
        <w:t>.</w:t>
      </w:r>
      <w:r>
        <w:rPr>
          <w:rStyle w:val="Funotenzeichen"/>
        </w:rPr>
        <w:footnoteReference w:id="1"/>
      </w:r>
    </w:p>
    <w:p w14:paraId="3BB16700" w14:textId="77777777" w:rsidR="0023741B" w:rsidRDefault="0023741B">
      <w:r>
        <w:t>Material:</w:t>
      </w:r>
    </w:p>
    <w:tbl>
      <w:tblPr>
        <w:tblW w:w="0" w:type="auto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536"/>
        <w:gridCol w:w="4536"/>
      </w:tblGrid>
      <w:tr w:rsidR="0023741B" w14:paraId="0B705C7E" w14:textId="77777777" w:rsidTr="0023741B">
        <w:tblPrEx>
          <w:tblCellMar>
            <w:top w:w="0" w:type="dxa"/>
            <w:bottom w:w="0" w:type="dxa"/>
          </w:tblCellMar>
        </w:tblPrEx>
        <w:tc>
          <w:tcPr>
            <w:tcW w:w="4536" w:type="dxa"/>
          </w:tcPr>
          <w:p w14:paraId="1742164E" w14:textId="6AF8CC6B" w:rsidR="0023741B" w:rsidRDefault="0023741B">
            <w:r>
              <w:t>Stoff</w:t>
            </w:r>
          </w:p>
        </w:tc>
        <w:tc>
          <w:tcPr>
            <w:tcW w:w="4536" w:type="dxa"/>
          </w:tcPr>
          <w:p w14:paraId="5D5E730B" w14:textId="65C71C28" w:rsidR="0023741B" w:rsidRDefault="0023741B">
            <w:r>
              <w:t>Menge</w:t>
            </w:r>
          </w:p>
        </w:tc>
      </w:tr>
      <w:tr w:rsidR="0023741B" w14:paraId="6A3E5887" w14:textId="77777777" w:rsidTr="0023741B">
        <w:tblPrEx>
          <w:tblCellMar>
            <w:top w:w="0" w:type="dxa"/>
            <w:bottom w:w="0" w:type="dxa"/>
          </w:tblCellMar>
        </w:tblPrEx>
        <w:tc>
          <w:tcPr>
            <w:tcW w:w="4536" w:type="dxa"/>
          </w:tcPr>
          <w:p w14:paraId="70990C09" w14:textId="22900AF7" w:rsidR="0023741B" w:rsidRDefault="0023741B">
            <w:r>
              <w:t>Wasser</w:t>
            </w:r>
          </w:p>
        </w:tc>
        <w:tc>
          <w:tcPr>
            <w:tcW w:w="4536" w:type="dxa"/>
          </w:tcPr>
          <w:p w14:paraId="3A6FB34D" w14:textId="0B0176CE" w:rsidR="0023741B" w:rsidRDefault="0023741B">
            <w:r>
              <w:t>100 ml</w:t>
            </w:r>
          </w:p>
        </w:tc>
      </w:tr>
      <w:tr w:rsidR="0023741B" w14:paraId="518B6043" w14:textId="77777777" w:rsidTr="0023741B">
        <w:tblPrEx>
          <w:tblCellMar>
            <w:top w:w="0" w:type="dxa"/>
            <w:bottom w:w="0" w:type="dxa"/>
          </w:tblCellMar>
        </w:tblPrEx>
        <w:tc>
          <w:tcPr>
            <w:tcW w:w="4536" w:type="dxa"/>
          </w:tcPr>
          <w:p w14:paraId="74D71EC9" w14:textId="523784D7" w:rsidR="0023741B" w:rsidRDefault="0023741B">
            <w:r>
              <w:t>Licht</w:t>
            </w:r>
          </w:p>
        </w:tc>
        <w:tc>
          <w:tcPr>
            <w:tcW w:w="4536" w:type="dxa"/>
          </w:tcPr>
          <w:p w14:paraId="7BC50CDC" w14:textId="36F01B4D" w:rsidR="0023741B" w:rsidRDefault="0023741B">
            <w:r>
              <w:t>viel</w:t>
            </w:r>
          </w:p>
        </w:tc>
      </w:tr>
    </w:tbl>
    <w:p w14:paraId="065489F0" w14:textId="7FD2ACC5" w:rsidR="0023741B" w:rsidRDefault="0023741B" w:rsidP="0023741B">
      <w:pPr>
        <w:pStyle w:val="Listenabsatz"/>
        <w:numPr>
          <w:ilvl w:val="0"/>
          <w:numId w:val="1"/>
        </w:numPr>
      </w:pPr>
      <w:r>
        <w:t>Erste Aufgabe</w:t>
      </w:r>
    </w:p>
    <w:p w14:paraId="4E1318BD" w14:textId="77777777" w:rsidR="0023741B" w:rsidRDefault="0023741B" w:rsidP="0023741B">
      <w:pPr>
        <w:pStyle w:val="Listenabsatz"/>
        <w:numPr>
          <w:ilvl w:val="0"/>
          <w:numId w:val="1"/>
        </w:numPr>
      </w:pPr>
      <w:r>
        <w:t>Zweite Aufgabe</w:t>
      </w:r>
    </w:p>
    <w:p w14:paraId="64D9C295" w14:textId="77777777" w:rsidR="0023741B" w:rsidRDefault="0023741B" w:rsidP="0023741B">
      <w:pPr>
        <w:pStyle w:val="Listenabsatz"/>
        <w:numPr>
          <w:ilvl w:val="0"/>
          <w:numId w:val="2"/>
        </w:numPr>
      </w:pPr>
      <w:r>
        <w:t>Ein Punkt</w:t>
      </w:r>
    </w:p>
    <w:p w14:paraId="63084DAD" w14:textId="77777777" w:rsidR="0023741B" w:rsidRDefault="0023741B" w:rsidP="0023741B">
      <w:pPr>
        <w:pStyle w:val="Listenabsatz"/>
        <w:numPr>
          <w:ilvl w:val="0"/>
          <w:numId w:val="2"/>
        </w:numPr>
      </w:pPr>
      <w:r>
        <w:t>Noch ein Punkt</w:t>
      </w:r>
    </w:p>
    <w:p w14:paraId="0FD90AC9" w14:textId="3B52AD8C" w:rsidR="0023741B" w:rsidRDefault="0023741B">
      <w:r>
        <w:t xml:space="preserve">Die Formel lautet: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b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c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</w:p>
    <w:p w14:paraId="77A24972" w14:textId="442A3259" w:rsidR="0023741B" w:rsidRDefault="0023741B">
      <w:r>
        <w:t xml:space="preserve">Hier wurde </w:t>
      </w:r>
      <w:ins w:id="2" w:author="Raabe Office Test" w:date="2026-10-13T13:04:00Z" w16du:dateUtc="2026-10-13T11:04:00Z">
        <w:r>
          <w:t>einiges</w:t>
        </w:r>
      </w:ins>
      <w:del w:id="3" w:author="Raabe Office Test" w:date="2026-10-13T13:04:00Z" w16du:dateUtc="2026-10-13T11:04:00Z">
        <w:r w:rsidDel="0023741B">
          <w:delText>etwas</w:delText>
        </w:r>
      </w:del>
      <w:r>
        <w:t xml:space="preserve"> geändert.</w:t>
      </w:r>
    </w:p>
    <w:p w14:paraId="1F8687E9" w14:textId="62F8A7C6" w:rsidR="0023741B" w:rsidRDefault="0023741B">
      <w:r>
        <w:t xml:space="preserve">Ein Bild im Text: </w:t>
      </w:r>
      <w:r>
        <w:rPr>
          <w:noProof/>
        </w:rPr>
        <w:drawing>
          <wp:inline distT="0" distB="0" distL="0" distR="0" wp14:anchorId="7849470F" wp14:editId="331DC71C">
            <wp:extent cx="2286000" cy="1143000"/>
            <wp:effectExtent l="0" t="0" r="0" b="0"/>
            <wp:docPr id="353693774" name="Grafik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693774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8CF6E4" w14:textId="0BF1A6B1" w:rsidR="0023741B" w:rsidRDefault="0023741B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0949424" wp14:editId="7CE4BCA6">
                <wp:simplePos x="0" y="0"/>
                <wp:positionH relativeFrom="column">
                  <wp:posOffset>2910205</wp:posOffset>
                </wp:positionH>
                <wp:positionV relativeFrom="paragraph">
                  <wp:posOffset>-584200</wp:posOffset>
                </wp:positionV>
                <wp:extent cx="1778000" cy="635000"/>
                <wp:effectExtent l="0" t="0" r="12700" b="12700"/>
                <wp:wrapNone/>
                <wp:docPr id="44072691" name="Textfeld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78000" cy="63500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648C8C9" w14:textId="6E261CEB" w:rsidR="0023741B" w:rsidRDefault="0023741B">
                            <w:r>
                              <w:t>Merke: Licht ist nötig.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0949424" id="_x0000_t202" coordsize="21600,21600" o:spt="202" path="m,l,21600r21600,l21600,xe">
                <v:stroke joinstyle="miter"/>
                <v:path gradientshapeok="t" o:connecttype="rect"/>
              </v:shapetype>
              <v:shape id="Textfeld 2" o:spid="_x0000_s1026" type="#_x0000_t202" style="position:absolute;margin-left:229.15pt;margin-top:-46pt;width:140pt;height:50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" filled="f" strokeweight=".5pt">
                <v:fill o:detectmouseclick="t"/>
                <v:textbox>
                  <w:txbxContent>
                    <w:p w14:paraId="7648C8C9" w14:textId="6E261CEB" w:rsidR="0023741B" w:rsidRDefault="0023741B">
                      <w:r>
                        <w:t>Merke: Licht ist nötig.</w:t>
                      </w:r>
                    </w:p>
                  </w:txbxContent>
                </v:textbox>
              </v:shape>
            </w:pict>
          </mc:Fallback>
        </mc:AlternateContent>
      </w:r>
      <w:r>
        <w:t>Ein Textfeld schwebt neben diesem Absatz.</w:t>
      </w:r>
    </w:p>
    <w:p w14:paraId="6F3909E5" w14:textId="16F5F91E" w:rsidR="00C10A29" w:rsidRDefault="0023741B">
      <w:bookmarkStart w:id="4" w:name="Ende"/>
      <w:r>
        <w:t>Letzter Absatz mit Textmarke.</w:t>
      </w:r>
      <w:bookmarkEnd w:id="4"/>
    </w:p>
    <w:sectPr w:rsidR="00C10A29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1" w:author="Raabe Office Test" w:date="2026-10-13T13:04:00Z" w:initials="RT">
    <w:p w14:paraId="75C6F042" w14:textId="3F3A8A7F" w:rsidR="0023741B" w:rsidRDefault="0023741B">
      <w:pPr>
        <w:pStyle w:val="Kommentartext"/>
      </w:pPr>
      <w:r>
        <w:rPr>
          <w:rStyle w:val="Kommentarzeichen"/>
        </w:rPr>
        <w:annotationRef/>
      </w:r>
      <w:r>
        <w:t>Bitte genau lesen.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75C6F042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1E2C7B1D" w16cex:dateUtc="2026-10-13T11:04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75C6F042" w16cid:durableId="1E2C7B1D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D66C4D" w14:textId="77777777" w:rsidR="00285F03" w:rsidRDefault="00285F03" w:rsidP="0023741B">
      <w:pPr>
        <w:spacing w:after="0" w:line="240" w:lineRule="auto"/>
      </w:pPr>
      <w:r>
        <w:separator/>
      </w:r>
    </w:p>
  </w:endnote>
  <w:endnote w:type="continuationSeparator" w:id="0">
    <w:p w14:paraId="00987365" w14:textId="77777777" w:rsidR="00285F03" w:rsidRDefault="00285F03" w:rsidP="002374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2737E4" w14:textId="77777777" w:rsidR="0023741B" w:rsidRDefault="0023741B" w:rsidP="00176009">
    <w:pPr>
      <w:pStyle w:val="Fuzeile"/>
      <w:framePr w:wrap="around" w:vAnchor="text" w:hAnchor="margin" w:xAlign="center" w:y="1"/>
      <w:rPr>
        <w:rStyle w:val="Seitenzahl"/>
      </w:rPr>
    </w:pPr>
    <w:r>
      <w:rPr>
        <w:rStyle w:val="Seitenzahl"/>
      </w:rPr>
      <w:fldChar w:fldCharType="begin"/>
    </w:r>
    <w:r>
      <w:rPr>
        <w:rStyle w:val="Seitenzahl"/>
      </w:rPr>
      <w:instrText xml:space="preserve"> PAGE </w:instrText>
    </w:r>
    <w:r>
      <w:rPr>
        <w:rStyle w:val="Seitenzahl"/>
      </w:rPr>
      <w:fldChar w:fldCharType="separate"/>
    </w:r>
    <w:r>
      <w:rPr>
        <w:rStyle w:val="Seitenzahl"/>
      </w:rPr>
      <w:fldChar w:fldCharType="end"/>
    </w:r>
  </w:p>
  <w:p w14:paraId="776BFB16" w14:textId="77777777" w:rsidR="0023741B" w:rsidRDefault="0023741B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9801D7" w14:textId="4F8B7C82" w:rsidR="0023741B" w:rsidRDefault="0023741B" w:rsidP="00176009">
    <w:pPr>
      <w:pStyle w:val="Fuzeile"/>
      <w:framePr w:wrap="around" w:vAnchor="text" w:hAnchor="margin" w:xAlign="center" w:y="1"/>
      <w:rPr>
        <w:rStyle w:val="Seitenzahl"/>
      </w:rPr>
    </w:pPr>
    <w:r>
      <w:rPr>
        <w:rStyle w:val="Seitenzahl"/>
      </w:rPr>
      <w:fldChar w:fldCharType="begin"/>
    </w:r>
    <w:r>
      <w:rPr>
        <w:rStyle w:val="Seitenzahl"/>
      </w:rPr>
      <w:instrText xml:space="preserve"> PAGE </w:instrText>
    </w:r>
    <w:r>
      <w:rPr>
        <w:rStyle w:val="Seitenzahl"/>
      </w:rPr>
      <w:fldChar w:fldCharType="separate"/>
    </w:r>
    <w:r>
      <w:rPr>
        <w:rStyle w:val="Seitenzahl"/>
        <w:noProof/>
      </w:rPr>
      <w:t>1</w:t>
    </w:r>
    <w:r>
      <w:rPr>
        <w:rStyle w:val="Seitenzahl"/>
      </w:rPr>
      <w:fldChar w:fldCharType="end"/>
    </w:r>
  </w:p>
  <w:p w14:paraId="1B762977" w14:textId="77777777" w:rsidR="0023741B" w:rsidRDefault="0023741B">
    <w:pPr>
      <w:pStyle w:val="Fuzeil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C53D9C" w14:textId="77777777" w:rsidR="0023741B" w:rsidRDefault="0023741B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2B6CD9" w14:textId="77777777" w:rsidR="00285F03" w:rsidRDefault="00285F03" w:rsidP="0023741B">
      <w:pPr>
        <w:spacing w:after="0" w:line="240" w:lineRule="auto"/>
      </w:pPr>
      <w:r>
        <w:separator/>
      </w:r>
    </w:p>
  </w:footnote>
  <w:footnote w:type="continuationSeparator" w:id="0">
    <w:p w14:paraId="28276D22" w14:textId="77777777" w:rsidR="00285F03" w:rsidRDefault="00285F03" w:rsidP="0023741B">
      <w:pPr>
        <w:spacing w:after="0" w:line="240" w:lineRule="auto"/>
      </w:pPr>
      <w:r>
        <w:continuationSeparator/>
      </w:r>
    </w:p>
  </w:footnote>
  <w:footnote w:id="1">
    <w:p w14:paraId="56FAD446" w14:textId="22E9935C" w:rsidR="0023741B" w:rsidRDefault="0023741B">
      <w:pPr>
        <w:pStyle w:val="Funotentext"/>
      </w:pPr>
      <w:r>
        <w:rPr>
          <w:rStyle w:val="Funotenzeichen"/>
        </w:rPr>
        <w:footnoteRef/>
      </w:r>
      <w:r>
        <w:t xml:space="preserve"> Der Text steht im Biologiebuch auf Seite 42.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744FA2" w14:textId="77777777" w:rsidR="0023741B" w:rsidRDefault="0023741B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8AB02B" w14:textId="39D96982" w:rsidR="0023741B" w:rsidRDefault="0023741B">
    <w:pPr>
      <w:pStyle w:val="Kopfzeile"/>
    </w:pPr>
    <w:r>
      <w:t>Raabeschule – Biologie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C826EF" w14:textId="77777777" w:rsidR="0023741B" w:rsidRDefault="0023741B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716806"/>
    <w:multiLevelType w:val="singleLevel"/>
    <w:tmpl w:val="0407000F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1" w15:restartNumberingAfterBreak="0">
    <w:nsid w:val="2ED73D39"/>
    <w:multiLevelType w:val="singleLevel"/>
    <w:tmpl w:val="0407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num w:numId="1" w16cid:durableId="954826383">
    <w:abstractNumId w:val="0"/>
  </w:num>
  <w:num w:numId="2" w16cid:durableId="489912172">
    <w:abstractNumId w:val="1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Raabe Office Test">
    <w15:presenceInfo w15:providerId="Windows Live" w15:userId="0000000000000000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741B"/>
    <w:rsid w:val="00050920"/>
    <w:rsid w:val="00055DE5"/>
    <w:rsid w:val="0023741B"/>
    <w:rsid w:val="00285F03"/>
    <w:rsid w:val="00C10A29"/>
    <w:rsid w:val="00DE5B2B"/>
    <w:rsid w:val="00F05DAE"/>
    <w:rsid w:val="00FA5F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B58DC18"/>
  <w15:chartTrackingRefBased/>
  <w15:docId w15:val="{736965AB-9D48-4E03-8C4D-11DE3493F7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050920"/>
    <w:rPr>
      <w:rFonts w:ascii="Calibri" w:hAnsi="Calibri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050920"/>
    <w:pPr>
      <w:keepNext/>
      <w:keepLines/>
      <w:spacing w:before="360" w:after="80"/>
      <w:outlineLvl w:val="0"/>
    </w:pPr>
    <w:rPr>
      <w:rFonts w:ascii="Calibri Light" w:eastAsiaTheme="majorEastAsia" w:hAnsi="Calibri Light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2374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23741B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23741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23741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23741B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23741B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23741B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23741B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050920"/>
    <w:rPr>
      <w:rFonts w:ascii="Calibri Light" w:eastAsiaTheme="majorEastAsia" w:hAnsi="Calibri Light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2374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2374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23741B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23741B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23741B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23741B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23741B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23741B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2374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2374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23741B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2374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2374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23741B"/>
    <w:rPr>
      <w:rFonts w:ascii="Calibri" w:hAnsi="Calibri"/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23741B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23741B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2374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23741B"/>
    <w:rPr>
      <w:rFonts w:ascii="Calibri" w:hAnsi="Calibri"/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23741B"/>
    <w:rPr>
      <w:b/>
      <w:bCs/>
      <w:smallCaps/>
      <w:color w:val="0F4761" w:themeColor="accent1" w:themeShade="BF"/>
      <w:spacing w:val="5"/>
    </w:rPr>
  </w:style>
  <w:style w:type="paragraph" w:styleId="Funotentext">
    <w:name w:val="footnote text"/>
    <w:basedOn w:val="Standard"/>
    <w:link w:val="FunotentextZchn"/>
    <w:uiPriority w:val="99"/>
    <w:semiHidden/>
    <w:unhideWhenUsed/>
    <w:rsid w:val="0023741B"/>
    <w:pPr>
      <w:spacing w:after="0" w:line="240" w:lineRule="auto"/>
    </w:pPr>
    <w:rPr>
      <w:sz w:val="20"/>
      <w:szCs w:val="20"/>
    </w:rPr>
  </w:style>
  <w:style w:type="character" w:customStyle="1" w:styleId="FunotentextZchn">
    <w:name w:val="Fußnotentext Zchn"/>
    <w:basedOn w:val="Absatz-Standardschriftart"/>
    <w:link w:val="Funotentext"/>
    <w:uiPriority w:val="99"/>
    <w:semiHidden/>
    <w:rsid w:val="0023741B"/>
    <w:rPr>
      <w:rFonts w:ascii="Calibri" w:hAnsi="Calibri"/>
      <w:sz w:val="20"/>
      <w:szCs w:val="20"/>
    </w:rPr>
  </w:style>
  <w:style w:type="character" w:styleId="Funotenzeichen">
    <w:name w:val="footnote reference"/>
    <w:basedOn w:val="Absatz-Standardschriftart"/>
    <w:uiPriority w:val="99"/>
    <w:semiHidden/>
    <w:unhideWhenUsed/>
    <w:rsid w:val="0023741B"/>
    <w:rPr>
      <w:vertAlign w:val="superscript"/>
    </w:rPr>
  </w:style>
  <w:style w:type="character" w:styleId="Kommentarzeichen">
    <w:name w:val="annotation reference"/>
    <w:basedOn w:val="Absatz-Standardschriftart"/>
    <w:uiPriority w:val="99"/>
    <w:semiHidden/>
    <w:unhideWhenUsed/>
    <w:rsid w:val="0023741B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semiHidden/>
    <w:unhideWhenUsed/>
    <w:rsid w:val="0023741B"/>
    <w:pPr>
      <w:spacing w:line="240" w:lineRule="auto"/>
    </w:pPr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semiHidden/>
    <w:rsid w:val="0023741B"/>
    <w:rPr>
      <w:rFonts w:ascii="Calibri" w:hAnsi="Calibri"/>
      <w:sz w:val="20"/>
      <w:szCs w:val="20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23741B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23741B"/>
    <w:rPr>
      <w:rFonts w:ascii="Calibri" w:hAnsi="Calibri"/>
      <w:b/>
      <w:bCs/>
      <w:sz w:val="20"/>
      <w:szCs w:val="20"/>
    </w:rPr>
  </w:style>
  <w:style w:type="character" w:styleId="Hyperlink">
    <w:name w:val="Hyperlink"/>
    <w:basedOn w:val="Absatz-Standardschriftart"/>
    <w:uiPriority w:val="99"/>
    <w:unhideWhenUsed/>
    <w:rsid w:val="0023741B"/>
    <w:rPr>
      <w:color w:val="467886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23741B"/>
    <w:rPr>
      <w:color w:val="605E5C"/>
      <w:shd w:val="clear" w:color="auto" w:fill="E1DFDD"/>
    </w:rPr>
  </w:style>
  <w:style w:type="paragraph" w:styleId="berarbeitung">
    <w:name w:val="Revision"/>
    <w:hidden/>
    <w:uiPriority w:val="99"/>
    <w:semiHidden/>
    <w:rsid w:val="0023741B"/>
    <w:pPr>
      <w:spacing w:after="0" w:line="240" w:lineRule="auto"/>
    </w:pPr>
    <w:rPr>
      <w:rFonts w:ascii="Calibri" w:hAnsi="Calibri"/>
    </w:rPr>
  </w:style>
  <w:style w:type="paragraph" w:styleId="Kopfzeile">
    <w:name w:val="header"/>
    <w:basedOn w:val="Standard"/>
    <w:link w:val="KopfzeileZchn"/>
    <w:uiPriority w:val="99"/>
    <w:unhideWhenUsed/>
    <w:rsid w:val="0023741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23741B"/>
    <w:rPr>
      <w:rFonts w:ascii="Calibri" w:hAnsi="Calibri"/>
    </w:rPr>
  </w:style>
  <w:style w:type="paragraph" w:styleId="Fuzeile">
    <w:name w:val="footer"/>
    <w:basedOn w:val="Standard"/>
    <w:link w:val="FuzeileZchn"/>
    <w:uiPriority w:val="99"/>
    <w:unhideWhenUsed/>
    <w:rsid w:val="0023741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23741B"/>
    <w:rPr>
      <w:rFonts w:ascii="Calibri" w:hAnsi="Calibri"/>
    </w:rPr>
  </w:style>
  <w:style w:type="character" w:styleId="Seitenzahl">
    <w:name w:val="page number"/>
    <w:basedOn w:val="Absatz-Standardschriftart"/>
    <w:uiPriority w:val="99"/>
    <w:semiHidden/>
    <w:unhideWhenUsed/>
    <w:rsid w:val="0023741B"/>
  </w:style>
  <w:style w:type="paragraph" w:styleId="Verzeichnis1">
    <w:name w:val="toc 1"/>
    <w:basedOn w:val="Standard"/>
    <w:next w:val="Standard"/>
    <w:autoRedefine/>
    <w:uiPriority w:val="39"/>
    <w:unhideWhenUsed/>
    <w:rsid w:val="0023741B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comments" Target="comments.xml"/><Relationship Id="rId12" Type="http://schemas.openxmlformats.org/officeDocument/2006/relationships/image" Target="media/image1.png"/><Relationship Id="rId17" Type="http://schemas.openxmlformats.org/officeDocument/2006/relationships/header" Target="header3.xml"/><Relationship Id="rId2" Type="http://schemas.openxmlformats.org/officeDocument/2006/relationships/styles" Target="styles.xml"/><Relationship Id="rId16" Type="http://schemas.openxmlformats.org/officeDocument/2006/relationships/footer" Target="footer2.xml"/><Relationship Id="rId20" Type="http://schemas.microsoft.com/office/2011/relationships/people" Target="peop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raabeschule.de" TargetMode="External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microsoft.com/office/2018/08/relationships/commentsExtensible" Target="commentsExtensible.xm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microsoft.com/office/2016/09/relationships/commentsIds" Target="commentsIds.xml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63</Words>
  <Characters>397</Characters>
  <Application>Microsoft Office Word</Application>
  <DocSecurity>0</DocSecurity>
  <Lines>3</Lines>
  <Paragraphs>1</Paragraphs>
  <ScaleCrop>false</ScaleCrop>
  <Company/>
  <LinksUpToDate>false</LinksUpToDate>
  <CharactersWithSpaces>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Raabe Office Test</dc:creator>
  <cp:keywords/>
  <dc:description/>
  <cp:lastModifiedBy>Raabe Office Test</cp:lastModifiedBy>
  <cp:revision>1</cp:revision>
  <dcterms:created xsi:type="dcterms:W3CDTF">2026-10-13T11:04:00Z</dcterms:created>
  <dcterms:modified xsi:type="dcterms:W3CDTF">2026-10-13T11:04:00Z</dcterms:modified>
</cp:coreProperties>
</file>